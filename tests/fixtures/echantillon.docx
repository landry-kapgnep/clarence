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commentRangeStart w:id="0"/>
      <w:r>
        <w:t xml:space="preserve">Bonjour, je m'appelle </w:t>
      </w:r>
      <w:r>
        <w:rPr>
          <w:b w:val="false"/>
        </w:rPr>
        <w:t xml:space="preserve">Jean </w:t>
      </w:r>
      <w:r>
        <w:rPr>
          <w:b/>
        </w:rPr>
        <w:t>Dupont</w:t>
      </w:r>
      <w:commentRangeEnd w:id="0"/>
      <w:r>
        <w:commentReference w:id="0"/>
      </w:r>
      <w:r>
        <w:t xml:space="preserve">, contactez-moi.</w:t>
      </w:r>
    </w:p>
    <w:p>
      <w:del w:id="1" w:author="Ancien Auteur" w:date="2020-01-01T00:00:00Z">
        <w:r>
          <w:delText>Ancien nom : Paul Ancien</w:delText>
        </w:r>
      </w:del>
    </w:p>
    <w:tbl>
      <w:tr>
        <w:tc>
          <w:p>
            <w:r>
              <w:t>IBAN : FR76 3000 6000 0112 3456 7890 189</w:t>
            </w:r>
          </w:p>
        </w:tc>
      </w:tr>
    </w:tbl>
  </w:body>
</w:document>
</file>

<file path=word/comments.xml><?xml version="1.0" encoding="utf-8"?>
<w:comments xmlns:w="http://schemas.openxmlformats.org/wordprocessingml/2006/main">
  <w:comment w:id="0" w:author="Rose Relectrice" w:date="2024-01-01T00:00:00Z">
    <w:p>
      <w:r>
        <w:t>Vérifier ce nom avant envoi</w:t>
      </w:r>
    </w:p>
  </w:comment>
</w:comments>
</file>

<file path=word/styles.xml><?xml version="1.0" encoding="utf-8"?>
<w:styles xmlns:w="http://schemas.openxmlformats.org/wordprocessingml/2006/main">
  <w:docDefaults/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  <Relationship Id="rId2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Company>Acme Consulting SARL</Company>
  <Manager>Rose Manager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Jean Dupont</dc:creator>
  <cp:lastModifiedBy>Jean Dupont</cp:lastModifiedBy>
  <cp:revision>3</cp:revision>
  <dcterms:created xsi:type="dcterms:W3CDTF">2024-01-01T00:00:00Z</dcterms:created>
  <dcterms:modified xsi:type="dcterms:W3CDTF">2024-01-02T00:00:00Z</dcterms:modified>
</cp:coreProperties>
</file>